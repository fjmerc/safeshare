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spreadsheetml.printerSettings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png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1B2C3" w:rsidRDefault="00A1B2C3">
      <w:r>
        <w:t xml:space="preserve">Visible body text. </w:t>
      </w:r>
      <w:ins w:id="1" w:author="Inserter ZQX7731" w:date="2031-02-03T04:05:06Z">
        <w:r>
          <w:t>Inserted.</w:t>
        </w:r>
      </w:ins>
      <w:commentRangeStart w:id="0"/>
      <w:r>
        <w:t>Commented.</w:t>
      </w:r>
      <w:commentRangeEnd w:id="0"/>
      <w:r>
        <w:commentReference w:id="0"/>
      </w:r>
    </w:p>
    <w:sectPr w:rsidR="00A1B2C3"/>
  </w:body>
</w:document>
</file>

<file path=word/comments.xml><?xml version="1.0" encoding="utf-8"?>
<w:comments xmlns:w="http://schemas.openxmlformats.org/wordprocessingml/2006/main">
  <w:comment w:id="0" w:author="Commenter ZQX7731" w:date="2031-02-03T04:05:06Z" w:initials="ZQX7731">
    <w:p>
      <w:r>
        <w:t>Comment text</w:t>
      </w:r>
    </w:p>
  </w:comment>
</w:comments>
</file>

<file path=word/people.xml><?xml version="1.0" encoding="utf-8"?>
<w15:people xmlns:w15="http://schemas.microsoft.com/office/word/2012/wordml">
  <w15:person w15:author="Person ZQX7731">
    <w15:presenceInfo w15:providerId="AD" w15:userId="S-1-5-21-ZQX7731"/>
  </w15:person>
</w15:people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attachedTemplate r:id="rId1"/>
  <w:rsids>
    <w:rsidRoot w:val="00A1B2C3"/>
    <w:rsid w:val="00A1B2C3"/>
  </w:rsids>
  <w:mailMerge>
    <w:mainDocumentType w:val="formLetters"/>
    <w:connectString w:val="Provider=Microsoft.ACE.OLEDB.12.0;Data Source=C:\Users\ZQX7731\list.xlsx"/>
  </w:mailMerge>
  <w:docVars>
    <w:docVar w:name="Owner" w:val="ZQX7731"/>
  </w:docVars>
  <w14:docId w14:val="1A2B3C4D"/>
  <w15:docId w15:val="{A1B2C3D4-0000-0000-0000-000000000000}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microsoft.com/office/2011/relationships/people" Target="people.xml"/><Relationship Id="rId4" Type="http://schemas.openxmlformats.org/officeDocument/2006/relationships/image" Target="media/image1.png"/><Relationship Id="rId5" Type="http://schemas.openxmlformats.org/officeDocument/2006/relationships/hyperlink" Target="\\fileserver\home\ZQX7731\notes.docx" TargetMode="External"/><Relationship Id="rId6" Type="http://schemas.openxmlformats.org/officeDocument/2006/relationships/package" Target="embeddings/Microsoft_Excel_Worksheet.xlsx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/Users/ZQX7731/AppData/Roaming/Microsoft/Templates/Normal.dotm" TargetMode="External"/></Relationships>
</file>

<file path=customXml/item1.xml><?xml version="1.0" encoding="utf-8"?>
<p:properties xmlns:p="urn:x">
  <Owner>
    <DisplayName>ZQX7731</DisplayName>
  </Owner>
</p:properties>
</file>

<file path=docProps/app.xml><?xml version="1.0" encoding="utf-8"?>
<Properties xmlns="http://schemas.openxmlformats.org/officeDocument/2006/extended-properties">
  <Template>C:\Users\ZQX7731\Normal.dotm</Template>
  <Company>Company ZQX7731</Company>
  <Manager>Manager ZQX7731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Title ZQX7731</dc:title>
  <dc:creator>Creator ZQX7731</dc:creator>
  <cp:lastModifiedBy>Editor ZQX7731</cp:lastModifiedBy>
  <dcterms:created xsi:type="dcterms:W3CDTF">2031-02-03T04:05:06Z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ZQX7731@example.org</vt:lpwstr>
  </property>
</Properties>
</file>